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jc w:val="center"/>
        <w:rPr/>
      </w:pPr>
      <w:r>
        <w:rPr>
          <w:rtl w:val="0"/>
        </w:rPr>
      </w:r>
      <w:r/>
    </w:p>
    <w:p w14:paraId="00000002">
      <w:pPr>
        <w:pStyle w:val="925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3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PROYECTO EJECUTIVO</w:t>
      </w:r>
      <w:r>
        <w:rPr>
          <w:color w:val="2e75b5"/>
        </w:rPr>
      </w:r>
      <w:r>
        <w:rPr>
          <w:color w:val="2e75b5"/>
        </w:rPr>
      </w:r>
    </w:p>
    <w:p w14:paraId="00000003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SISTEMA UNIFICADO DE GUARDIA PROVINCIAL (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istema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U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nificado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G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uardia</w:t>
      </w:r>
      <w:ins w:id="0" w:author="admin" w:date="2026-01-26T11:16:26Z" oouserid="admin">
        <w:r>
          <w:rPr>
            <w:rFonts w:ascii="Times New Roman" w:hAnsi="Times New Roman" w:eastAsia="Times New Roman" w:cs="Times New Roman"/>
            <w:b/>
            <w:bCs/>
            <w:sz w:val="36"/>
            <w:szCs w:val="36"/>
            <w:rtl w:val="0"/>
          </w:rPr>
          <w:t xml:space="preserve"> </w:t>
        </w:r>
      </w:ins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-NQN)</w:t>
      </w:r>
      <w:r>
        <w:rPr>
          <w:color w:val="2e75b5"/>
        </w:rPr>
      </w:r>
      <w:r>
        <w:rPr>
          <w:color w:val="2e75b5"/>
        </w:rPr>
      </w:r>
    </w:p>
    <w:p w14:paraId="00000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Provincia del Neuquén – Patagonia Argentina</w:t>
        <w:br/>
        <w:t xml:space="preserve">Documento para decisión ministerial</w:t>
      </w:r>
      <w:r>
        <w:rPr>
          <w:rtl w:val="0"/>
        </w:rPr>
      </w:r>
      <w:r/>
    </w:p>
    <w:p w14:paraId="00000005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1. Introducción y contexto sanitario provincial</w:t>
      </w:r>
      <w:r>
        <w:rPr>
          <w:color w:val="2e75b5"/>
        </w:rPr>
      </w:r>
      <w:r>
        <w:rPr>
          <w:color w:val="2e75b5"/>
        </w:rPr>
      </w:r>
    </w:p>
    <w:p w14:paraId="000000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La Provincia del Neuquén cuenta con un sistema público de salud de amplia cobertura territorial, con hospitales de distinta complejidad, centros de salud y dispositivos de atención distribuidos en zonas urbanas, rurales y de difícil acceso. Este entramado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sanitario constituye un activo estratégico del Estado provincial, pero enfrenta desafíos crecientes vinculados al aumento de la demanda, la complejidad de los casos atendidos y la necesidad de respuestas oportunas ante situaciones de urgencia y emergencia.</w:t>
      </w:r>
      <w:r>
        <w:rPr>
          <w:rtl w:val="0"/>
        </w:rPr>
      </w:r>
      <w:r/>
    </w:p>
    <w:p w14:paraId="000000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En este contexto, las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guardias hospitalarias y prehospitalarias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representan uno de los puntos más sensibles del sistema. Son la puerta de entrada al sistema de salud para miles de neuquinos y neuquinas, y su funcionamiento impacta de manera directa en la percepción ciudadana sobre la calidad del servicio público.</w:t>
      </w:r>
      <w:r>
        <w:rPr>
          <w:rtl w:val="0"/>
        </w:rPr>
      </w:r>
      <w:r/>
    </w:p>
    <w:p w14:paraId="000000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La gestión actual del Ministerio de Salud tiene la oportunidad de avanzar en una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política estructural de ordenamiento e integración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que permita transformar las guardias existentes en un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Sistema Unificado de Guardia Provincial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capaz de articular recursos, mejorar tiempos de respuesta y garantizar equidad territorial.</w:t>
      </w:r>
      <w:r>
        <w:rPr>
          <w:rtl w:val="0"/>
        </w:rPr>
      </w:r>
      <w:r/>
    </w:p>
    <w:p w14:paraId="00000009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2. Diagnóstico sintético del sistema actual de guardias</w:t>
      </w:r>
      <w:r>
        <w:rPr>
          <w:color w:val="2e75b5"/>
        </w:rPr>
      </w:r>
      <w:r>
        <w:rPr>
          <w:color w:val="2e75b5"/>
        </w:rPr>
      </w:r>
    </w:p>
    <w:p w14:paraId="00000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análisis del funcionamiento actual de las guardias en la provincia permite identificar una serie de características comunes:</w:t>
      </w:r>
      <w:r>
        <w:rPr>
          <w:rtl w:val="0"/>
        </w:rPr>
      </w:r>
      <w:r/>
    </w:p>
    <w:p w14:paraId="0000000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Funcionamiento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fragmentado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, con criterios y prácticas heterogéneas entre establecimientos.</w:t>
      </w:r>
      <w:r>
        <w:rPr>
          <w:rtl w:val="0"/>
        </w:rPr>
      </w:r>
      <w:r/>
    </w:p>
    <w:p w14:paraId="0000000C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Falta de un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marco único de coordinación provincial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para la gestión de urgencias.</w:t>
      </w:r>
      <w:r>
        <w:rPr>
          <w:rtl w:val="0"/>
        </w:rPr>
      </w:r>
      <w:r/>
    </w:p>
    <w:p w14:paraId="0000000D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Sobrecarga de guardias hospitalarias por consultas que podrían resolverse en otros niveles de atención.</w:t>
      </w:r>
      <w:r>
        <w:rPr>
          <w:rtl w:val="0"/>
        </w:rPr>
      </w:r>
      <w:r/>
    </w:p>
    <w:p w14:paraId="0000000E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Dificultades en la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derivación oportuna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entre establecimientos según niveles de complejidad.</w:t>
      </w:r>
      <w:r>
        <w:rPr>
          <w:rtl w:val="0"/>
        </w:rPr>
      </w:r>
      <w:r/>
    </w:p>
    <w:p w14:paraId="0000000F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Escasa visibilidad en tiempo real de la capacidad operativa del sistema (camas, recursos, disponibilidad).</w:t>
      </w:r>
      <w:r>
        <w:rPr>
          <w:rtl w:val="0"/>
        </w:rPr>
      </w:r>
      <w:r/>
    </w:p>
    <w:p w14:paraId="000000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Si bien existen esfuerzos locales y regionales valiosos, la ausencia de un sistema unificado limita la capacidad del Ministerio para conducir estratégicamente la red de guardias.</w:t>
      </w:r>
      <w:r>
        <w:rPr>
          <w:rtl w:val="0"/>
        </w:rPr>
      </w:r>
      <w:r/>
    </w:p>
    <w:p w14:paraId="00000011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 3. PRINCIPALES PROBLEMAS ESTRUCTURALES Y OPERATIVOS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r>
    </w:p>
    <w:p w14:paraId="00000012">
      <w:pPr>
        <w:pBdr/>
        <w:spacing w:after="200" w:line="276" w:lineRule="auto"/>
        <w:ind/>
        <w:rPr/>
      </w:pPr>
      <w:r>
        <w:rPr>
          <w:rtl w:val="0"/>
        </w:rPr>
      </w:r>
      <w:r/>
    </w:p>
    <w:p w14:paraId="00000013">
      <w:pPr>
        <w:pBdr/>
        <w:spacing w:after="200" w:line="276" w:lineRule="auto"/>
        <w:ind/>
        <w:rPr/>
      </w:pPr>
      <w:r>
        <w:rPr>
          <w:rtl w:val="0"/>
        </w:rPr>
        <w:t xml:space="preserve">1. Falta de Gobernanza Unificada: No existe una autoridad operativa única que gestione el sistema de guardias como una red.</w:t>
      </w:r>
      <w:r/>
    </w:p>
    <w:p w14:paraId="00000014">
      <w:pPr>
        <w:pBdr/>
        <w:spacing w:after="200" w:line="276" w:lineRule="auto"/>
        <w:ind/>
        <w:rPr/>
      </w:pPr>
      <w:r>
        <w:rPr>
          <w:rtl w:val="0"/>
        </w:rPr>
        <w:t xml:space="preserve">2.  Ausencia de un Modelo de Triaje y Derivación Único: Cada puerta de entrada aplica sus propios criterios, generando inequidad y saturación inadecuada.</w:t>
      </w:r>
      <w:r/>
    </w:p>
    <w:p w14:paraId="00000015">
      <w:pPr>
        <w:pBdr/>
        <w:spacing w:after="200" w:line="276" w:lineRule="auto"/>
        <w:ind/>
        <w:rPr/>
      </w:pPr>
      <w:r>
        <w:rPr>
          <w:rtl w:val="0"/>
        </w:rPr>
        <w:t xml:space="preserve">3.  Información Asimétrica y Desactualizada: La toma de decisiones (p.ej., desvío de ambulancias) se realiza sin datos centralizados en tiempo real.</w:t>
      </w:r>
      <w:r/>
    </w:p>
    <w:p w14:paraId="00000016">
      <w:pPr>
        <w:pBdr/>
        <w:spacing w:after="200" w:line="276" w:lineRule="auto"/>
        <w:ind/>
        <w:rPr/>
      </w:pPr>
      <w:r>
        <w:rPr>
          <w:rtl w:val="0"/>
        </w:rPr>
        <w:t xml:space="preserve">4.  Ineficiencia en el Uso de Recursos Críticos: Se duplican esfuerzos, hay subutilización de recursos en algunos puntos y sobrecarga extrema en otros.</w:t>
      </w:r>
      <w:r/>
    </w:p>
    <w:p w14:paraId="00000017">
      <w:pPr>
        <w:pBdr/>
        <w:spacing w:after="200" w:line="276" w:lineRule="auto"/>
        <w:ind/>
        <w:rPr/>
      </w:pPr>
      <w:r>
        <w:rPr>
          <w:rtl w:val="0"/>
        </w:rPr>
        <w:t xml:space="preserve">5.  Percepción Ciudadana de Desorden y Desprotección: Socava la confianza en el sistema público de salud.</w:t>
      </w:r>
      <w:r/>
    </w:p>
    <w:p w14:paraId="00000018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 4. FUNDAMENTACIÓN POLÍTICA, SANITARIA Y ORGANIZACIONAL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r>
    </w:p>
    <w:p w14:paraId="00000019">
      <w:pPr>
        <w:pBdr/>
        <w:spacing w:after="200" w:line="276" w:lineRule="auto"/>
        <w:ind/>
        <w:rPr/>
      </w:pPr>
      <w:r>
        <w:rPr>
          <w:rtl w:val="0"/>
        </w:rPr>
      </w:r>
      <w:r/>
    </w:p>
    <w:p w14:paraId="0000001A">
      <w:pPr>
        <w:pBdr/>
        <w:spacing w:after="200" w:line="276" w:lineRule="auto"/>
        <w:ind/>
        <w:rPr/>
      </w:pPr>
      <w:r>
        <w:rPr>
          <w:rtl w:val="0"/>
        </w:rPr>
        <w:t xml:space="preserve">   Política: Responde al mandato de modernización, ordenamiento y fortalecimiento de la rectoría del Ministerio. Es una política sanitaria visible, concreta y de alto impacto, que demuestra capacidad de ejecución y mejora directa en la calidad de vida.</w:t>
      </w:r>
      <w:r/>
    </w:p>
    <w:p w14:paraId="0000001B">
      <w:pPr>
        <w:pBdr/>
        <w:spacing w:after="200" w:line="276" w:lineRule="auto"/>
        <w:ind/>
        <w:rPr/>
      </w:pPr>
      <w:r>
        <w:rPr>
          <w:rtl w:val="0"/>
        </w:rPr>
        <w:t xml:space="preserve">   Sanitaria: Se alinea con los principios de la Atención Primaria de la Salud (APS) y las redes integradas, asegurando que cada paciente sea atendido en el lugar adecuado, con la calidad adecuada y en el tiempo adecuado.</w:t>
      </w:r>
      <w:r/>
    </w:p>
    <w:p w14:paraId="0000001C">
      <w:pPr>
        <w:pBdr/>
        <w:spacing w:after="200" w:line="276" w:lineRule="auto"/>
        <w:ind/>
        <w:rPr/>
      </w:pPr>
      <w:r>
        <w:rPr>
          <w:rtl w:val="0"/>
        </w:rPr>
        <w:t xml:space="preserve">   Organizacional: Propone un modelo de gestión por procesos, superando el modelo de gestión por instituciones aisladas. Aprovecha sinergias, estandariza buenas prácticas y genera ahorros por eficiencia.</w:t>
      </w:r>
      <w:r/>
    </w:p>
    <w:p w14:paraId="0000001E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5. Objetivo general y objetivos específicos</w:t>
      </w:r>
      <w:r>
        <w:rPr>
          <w:color w:val="2e75b5"/>
        </w:rPr>
      </w:r>
      <w:r>
        <w:rPr>
          <w:color w:val="2e75b5"/>
        </w:rPr>
      </w:r>
    </w:p>
    <w:p w14:paraId="0000001F">
      <w:pPr>
        <w:pStyle w:val="92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 xml:space="preserve">Objetivo general</w:t>
      </w:r>
      <w:r>
        <w:rPr>
          <w:color w:val="2e75b5"/>
        </w:rPr>
      </w:r>
      <w:r>
        <w:rPr>
          <w:color w:val="2e75b5"/>
        </w:rPr>
      </w:r>
    </w:p>
    <w:p w14:paraId="000000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Implementar un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Sistema Unificado de Guardia Provincial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que integre y coordine la atención de urgencias y emergencias en todo el territorio neuquino.</w:t>
      </w:r>
      <w:r>
        <w:rPr>
          <w:rtl w:val="0"/>
        </w:rPr>
      </w:r>
      <w:r/>
    </w:p>
    <w:p w14:paraId="00000021">
      <w:pPr>
        <w:pStyle w:val="92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60" w:line="276" w:lineRule="auto"/>
        <w:ind/>
        <w:rPr>
          <w:color w:val="2e75b5"/>
        </w:rPr>
      </w:pPr>
      <w:r/>
      <w:bookmarkStart w:id="0" w:name="_obebzwydttn9"/>
      <w:r/>
      <w:bookmarkEnd w:id="0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 xml:space="preserve">Objetivos específicos</w:t>
      </w:r>
      <w:r>
        <w:rPr>
          <w:color w:val="2e75b5"/>
        </w:rPr>
      </w:r>
      <w:r>
        <w:rPr>
          <w:color w:val="2e75b5"/>
        </w:rPr>
      </w:r>
    </w:p>
    <w:p w14:paraId="00000022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Unificar criterios de atención y derivación.</w:t>
      </w:r>
      <w:r>
        <w:rPr>
          <w:rtl w:val="0"/>
        </w:rPr>
      </w:r>
      <w:r/>
    </w:p>
    <w:p w14:paraId="00000023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Mejorar tiempos de respuesta.</w:t>
      </w:r>
      <w:r>
        <w:rPr>
          <w:rtl w:val="0"/>
        </w:rPr>
      </w:r>
      <w:r/>
    </w:p>
    <w:p w14:paraId="00000024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Optimizar la utilización de recursos existentes.</w:t>
      </w:r>
      <w:r>
        <w:rPr>
          <w:rtl w:val="0"/>
        </w:rPr>
      </w:r>
      <w:r/>
    </w:p>
    <w:p w14:paraId="00000025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Fortalecer la capacidad de gestión ministerial.</w:t>
      </w:r>
      <w:r>
        <w:rPr>
          <w:rtl w:val="0"/>
        </w:rPr>
      </w:r>
      <w:r/>
    </w:p>
    <w:p w14:paraId="00000027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 6. ALCANCE TERRITORIAL EQUILIBRADO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r>
    </w:p>
    <w:p w14:paraId="00000029">
      <w:pPr>
        <w:pBdr/>
        <w:spacing w:after="200" w:line="276" w:lineRule="auto"/>
        <w:ind/>
        <w:rPr/>
      </w:pPr>
      <w:r>
        <w:rPr>
          <w:rtl w:val="0"/>
        </w:rPr>
        <w:t xml:space="preserve">El </w:t>
      </w:r>
      <w:r>
        <w:rPr>
          <w:rtl w:val="0"/>
          <w:lang w:val="es-AR"/>
        </w:rPr>
        <w:t xml:space="preserve">SUG</w:t>
      </w:r>
      <w:r>
        <w:rPr>
          <w:rtl w:val="0"/>
          <w:lang w:val="es-AR"/>
        </w:rPr>
        <w:t xml:space="preserve"> </w:t>
      </w:r>
      <w:r>
        <w:rPr>
          <w:rtl w:val="0"/>
        </w:rPr>
        <w:t xml:space="preserve">Neuquén se implementará de forma progresiva, abarcando de manera diferenciada:</w:t>
      </w:r>
      <w:r/>
    </w:p>
    <w:p w14:paraId="0000002A">
      <w:pPr>
        <w:pBdr/>
        <w:spacing w:after="200" w:line="276" w:lineRule="auto"/>
        <w:ind/>
        <w:rPr/>
      </w:pPr>
      <w:r>
        <w:rPr>
          <w:rtl w:val="0"/>
        </w:rPr>
        <w:t xml:space="preserve">   Zona Metropolitana y Centros Urbanos Consolidados (Neuquén, Plottier, Centenario, Zapala, Cutral-Co, San Martín de los Andes): Foco en la integración y descongestión. </w:t>
      </w:r>
      <w:r/>
    </w:p>
    <w:p w14:paraId="0000002B">
      <w:pPr>
        <w:pBdr/>
        <w:spacing w:after="200" w:line="276" w:lineRule="auto"/>
        <w:ind/>
        <w:rPr>
          <w:lang w:val="es-AR"/>
        </w:rPr>
      </w:pPr>
      <w:r>
        <w:rPr>
          <w:rtl w:val="0"/>
        </w:rPr>
        <w:t xml:space="preserve">   Localidades de Mediana y Baja Complejidad (Chos Malal, Rincón de los Sauces, Las Lajas, Junín de los Andes, etc.): Foco en el fortalecimiento y conexión. Implementación de</w:t>
      </w:r>
      <w:r>
        <w:rPr>
          <w:rtl w:val="0"/>
          <w:lang w:val="es-AR"/>
        </w:rPr>
        <w:t xml:space="preserve"> </w:t>
      </w:r>
      <w:r>
        <w:rPr>
          <w:rtl w:val="0"/>
        </w:rPr>
        <w:t xml:space="preserve">l</w:t>
      </w:r>
      <w:r>
        <w:rPr>
          <w:rtl w:val="0"/>
          <w:lang w:val="es-AR"/>
        </w:rPr>
        <w:t xml:space="preserve">a</w:t>
      </w:r>
      <w:r>
        <w:rPr>
          <w:rtl w:val="0"/>
          <w:lang w:val="es-AR"/>
        </w:rPr>
        <w:t xml:space="preserve"> </w:t>
      </w:r>
      <w:r>
        <w:rPr>
          <w:rtl w:val="0"/>
        </w:rPr>
        <w:t xml:space="preserve">y teleconsulta con nodos de mayor complejidad.</w:t>
      </w:r>
      <w:r>
        <w:rPr>
          <w:lang w:val="es-AR"/>
        </w:rPr>
      </w:r>
      <w:r>
        <w:rPr>
          <w:lang w:val="es-AR"/>
        </w:rPr>
      </w:r>
    </w:p>
    <w:p w14:paraId="0000002C">
      <w:pPr>
        <w:pBdr/>
        <w:spacing w:after="200" w:line="276" w:lineRule="auto"/>
        <w:ind/>
        <w:rPr/>
      </w:pPr>
      <w:r>
        <w:rPr>
          <w:rtl w:val="0"/>
        </w:rPr>
        <w:t xml:space="preserve">   Zonas Rurales y Alejada</w:t>
      </w:r>
      <w:r>
        <w:rPr>
          <w:rtl w:val="0"/>
        </w:rPr>
        <w:t xml:space="preserve">s (Puestos sanitarios, áreas de influencia de hospitales rurales): Foco en la conectividad y soporte. Incorporación mediante protocolos de derivación y un módulo de teleorientación para facilitar el primer contacto y la estabilización previa al transporte.</w:t>
      </w:r>
      <w:r/>
    </w:p>
    <w:p w14:paraId="0000002D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/>
      <w:bookmarkStart w:id="1" w:name="_t7kyun72na14"/>
      <w:r/>
      <w:bookmarkEnd w:id="1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7. Modelo conceptual del Sistema Unificado de Guardia (SUG-NQN)</w:t>
      </w:r>
      <w:r>
        <w:rPr>
          <w:color w:val="2e75b5"/>
        </w:rPr>
      </w:r>
      <w:r>
        <w:rPr>
          <w:color w:val="2e75b5"/>
        </w:rPr>
      </w:r>
    </w:p>
    <w:p w14:paraId="0000002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Sistema Unificado de Guardia de Neuquén (SUG-NQN)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se concibe como una red coordinada de servicios de urgencia, bajo conducción estratégica provincial, con protocolos comunes y mecanismos claros de articulación.</w:t>
      </w:r>
      <w:r>
        <w:rPr>
          <w:rtl w:val="0"/>
        </w:rPr>
      </w:r>
      <w:r/>
    </w:p>
    <w:p w14:paraId="0000002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No reemplaza estructuras existentes, sino que las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integra y ordena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.</w:t>
      </w:r>
      <w:r>
        <w:rPr>
          <w:rtl w:val="0"/>
        </w:rPr>
      </w:r>
      <w:r/>
    </w:p>
    <w:p w14:paraId="00000031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8. ESQUEMA DE GOBERNANZA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r>
    </w:p>
    <w:p w14:paraId="00000033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Nivel Estratégico:</w:t>
      </w:r>
      <w:r>
        <w:rPr>
          <w:rtl w:val="0"/>
        </w:rPr>
        <w:t xml:space="preserve"> Comité de Red de Urgencias (presidido por el Ministro/Viceministro). Define políticas, asigna recursos y monitorea resultados.</w:t>
      </w:r>
      <w:r/>
    </w:p>
    <w:p w14:paraId="00000034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Nivel Táctico:</w:t>
      </w:r>
      <w:r>
        <w:rPr>
          <w:rtl w:val="0"/>
        </w:rPr>
        <w:t xml:space="preserve"> Comité de Gestión Operativa del SIRI (presidido por Director de Red de Urgencias). Integrado por directores de hospitales nodo, representantes de atención primaria y pre-hospitalaria. Resuelve incidencias operativas diarias.</w:t>
      </w:r>
      <w:r/>
    </w:p>
    <w:p w14:paraId="00000035">
      <w:pPr>
        <w:pBdr/>
        <w:spacing w:after="200" w:line="276" w:lineRule="auto"/>
        <w:ind/>
        <w:rPr/>
      </w:pPr>
      <w:r>
        <w:rPr>
          <w:rtl w:val="0"/>
        </w:rPr>
        <w:t xml:space="preserve">  </w:t>
      </w:r>
      <w:r>
        <w:rPr>
          <w:b/>
          <w:bCs/>
          <w:rtl w:val="0"/>
        </w:rPr>
        <w:t xml:space="preserve"> Nivel Operativo:</w:t>
      </w:r>
      <w:r>
        <w:rPr>
          <w:rtl w:val="0"/>
        </w:rPr>
        <w:t xml:space="preserve"> Centro de Regul</w:t>
      </w:r>
      <w:r>
        <w:rPr>
          <w:rtl w:val="0"/>
        </w:rPr>
        <w:t xml:space="preserve">ación, Auditoría y Comando (CRAC). Es el "cerebro operativo" del sistema. Con personal médico, enfermería y logística, 24/7. Funciones: triaje remoto, regulación de camas de guardia, despacho de ambulancias, monitoreo en tiempo real, auditoría de procesos.</w:t>
      </w:r>
      <w:r/>
    </w:p>
    <w:p w14:paraId="00000036">
      <w:pPr>
        <w:pBdr/>
        <w:spacing w:after="200" w:line="276" w:lineRule="auto"/>
        <w:ind/>
        <w:rPr/>
      </w:pPr>
      <w:r>
        <w:rPr>
          <w:rtl w:val="0"/>
        </w:rPr>
        <w:t xml:space="preserve">   Mesas Locales de Integración: En cada localidad o departamento, para consensuar ajustes operativos y facilitar la adhesión al sistema.</w:t>
      </w:r>
      <w:r>
        <w:br w:type="page" w:clear="all"/>
      </w:r>
      <w:r>
        <w:rPr>
          <w:rtl w:val="0"/>
        </w:rPr>
      </w:r>
      <w:r/>
    </w:p>
    <w:p w14:paraId="00000037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  <w:lang w:val="undefined"/>
        </w:rPr>
        <w:t xml:space="preserve"> 9. COMPONENTES OPERATIVOS Y DE INFORMACIÓN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undefined"/>
        </w:rPr>
      </w:r>
    </w:p>
    <w:p w14:paraId="00000038">
      <w:pPr>
        <w:pBdr/>
        <w:spacing w:after="200" w:line="276" w:lineRule="auto"/>
        <w:ind/>
        <w:rPr/>
      </w:pPr>
      <w:r>
        <w:rPr>
          <w:rtl w:val="0"/>
        </w:rPr>
      </w:r>
      <w:r/>
    </w:p>
    <w:p w14:paraId="00000039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Componente Clínico:</w:t>
      </w:r>
      <w:r>
        <w:rPr>
          <w:rtl w:val="0"/>
        </w:rPr>
        <w:t xml:space="preserve"> Protocolo Clínico y de Triaje Provincial (PCTP) en formato digital e impreso.</w:t>
      </w:r>
      <w:r/>
    </w:p>
    <w:p w14:paraId="0000003A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Componente de</w:t>
      </w:r>
      <w:r>
        <w:rPr>
          <w:b/>
          <w:bCs/>
          <w:rtl w:val="0"/>
        </w:rPr>
        <w:t xml:space="preserve"> Regulación:</w:t>
      </w:r>
      <w:r>
        <w:rPr>
          <w:rtl w:val="0"/>
        </w:rPr>
        <w:t xml:space="preserve"> Plataforma tecnológica del CRAC. Módulos: a) Visualización de estado de guardias (camas, espera, recursos), b) Sistema de triaje y derivación, c) Comunicación unificada (voz, datos), d) Trazabilidad digital del paciente en la red de urgencias.</w:t>
      </w:r>
      <w:r/>
    </w:p>
    <w:p w14:paraId="0000003B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Componente Pre-Hospitalario Integrado:</w:t>
      </w:r>
      <w:r>
        <w:rPr>
          <w:rtl w:val="0"/>
        </w:rPr>
        <w:t xml:space="preserve"> Conectividad total entre móviles de emergencia y </w:t>
      </w:r>
      <w:r>
        <w:rPr>
          <w:rtl w:val="0"/>
          <w:lang w:val="es-AR"/>
        </w:rPr>
        <w:t xml:space="preserve">Efectores</w:t>
      </w:r>
      <w:r>
        <w:rPr>
          <w:rtl w:val="0"/>
        </w:rPr>
        <w:t xml:space="preserve">. Protocolos de despacho unificados.</w:t>
      </w:r>
      <w:r/>
    </w:p>
    <w:p w14:paraId="0000003C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Componente de Tele-Soporte:</w:t>
      </w:r>
      <w:r>
        <w:rPr>
          <w:rtl w:val="0"/>
        </w:rPr>
        <w:t xml:space="preserve"> Módulo de teleconsulta urgente entre nodos para apoyo a la decisión clínica en zonas alejadas.</w:t>
      </w:r>
      <w:r/>
    </w:p>
    <w:p w14:paraId="0000003D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Componente Ciudadano:</w:t>
      </w:r>
      <w:r>
        <w:rPr>
          <w:rtl w:val="0"/>
        </w:rPr>
        <w:t xml:space="preserve"> Canal de acceso unificado (número único, aplicación móvil, portal web) para consulta de síntomas, triaje inicial y ubicación de recursos más cercanos.</w:t>
      </w:r>
      <w:r/>
    </w:p>
    <w:p w14:paraId="0000003E">
      <w:pPr>
        <w:pBdr/>
        <w:spacing w:after="200" w:line="276" w:lineRule="auto"/>
        <w:ind/>
        <w:rPr/>
      </w:pPr>
      <w:r>
        <w:rPr>
          <w:rtl w:val="0"/>
        </w:rPr>
      </w:r>
      <w:r/>
    </w:p>
    <w:p w14:paraId="0000003F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10. Plan de implementación progresiva (0–12 meses)</w:t>
      </w:r>
      <w:r>
        <w:rPr>
          <w:color w:val="2e75b5"/>
        </w:rPr>
      </w:r>
      <w:r>
        <w:rPr>
          <w:color w:val="2e75b5"/>
        </w:rPr>
      </w:r>
    </w:p>
    <w:p w14:paraId="00000040">
      <w:pPr>
        <w:pStyle w:val="92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 xml:space="preserve">Etapa 1: Diseño y consenso (0–3 meses)</w:t>
      </w:r>
      <w:r>
        <w:rPr>
          <w:color w:val="2e75b5"/>
        </w:rPr>
      </w:r>
      <w:r>
        <w:rPr>
          <w:color w:val="2e75b5"/>
        </w:rPr>
      </w:r>
    </w:p>
    <w:p w14:paraId="00000041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Definición del modelo.</w:t>
      </w:r>
      <w:r>
        <w:rPr>
          <w:rtl w:val="0"/>
        </w:rPr>
      </w:r>
      <w:r/>
    </w:p>
    <w:p w14:paraId="00000042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Validación institucional.</w:t>
      </w:r>
      <w:r>
        <w:rPr>
          <w:rtl w:val="0"/>
        </w:rPr>
      </w:r>
      <w:r/>
    </w:p>
    <w:p w14:paraId="00000043">
      <w:pPr>
        <w:pStyle w:val="92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60" w:line="276" w:lineRule="auto"/>
        <w:ind/>
        <w:rPr>
          <w:color w:val="2e75b5"/>
        </w:rPr>
      </w:pP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 xml:space="preserve">Etapa 2: Implementación inicial (4–8 meses)</w:t>
      </w:r>
      <w:r>
        <w:rPr>
          <w:color w:val="2e75b5"/>
        </w:rPr>
      </w:r>
      <w:r>
        <w:rPr>
          <w:color w:val="2e75b5"/>
        </w:rPr>
      </w:r>
    </w:p>
    <w:p w14:paraId="00000044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Puesta en marcha en regiones piloto.</w:t>
      </w:r>
      <w:r>
        <w:rPr>
          <w:rtl w:val="0"/>
        </w:rPr>
      </w:r>
      <w:r/>
    </w:p>
    <w:p w14:paraId="00000045">
      <w:pPr>
        <w:pStyle w:val="92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60" w:line="276" w:lineRule="auto"/>
        <w:ind/>
        <w:rPr>
          <w:color w:val="2e75b5"/>
        </w:rPr>
      </w:pPr>
      <w:r/>
      <w:bookmarkStart w:id="2" w:name="_85dm9ex34kj7"/>
      <w:r/>
      <w:bookmarkEnd w:id="2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 xml:space="preserve">Etapa 3: Consolidación (9–12 meses)</w:t>
      </w:r>
      <w:r>
        <w:rPr>
          <w:color w:val="2e75b5"/>
        </w:rPr>
      </w:r>
      <w:r>
        <w:rPr>
          <w:color w:val="2e75b5"/>
        </w:rPr>
      </w:r>
    </w:p>
    <w:p w14:paraId="00000046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Ajustes y expansión provincial.</w:t>
      </w:r>
      <w:r>
        <w:rPr>
          <w:rtl w:val="0"/>
        </w:rPr>
      </w:r>
      <w:r/>
    </w:p>
    <w:p w14:paraId="00000047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  <w:lang w:val="undefined"/>
        </w:rPr>
        <w:t xml:space="preserve"> 11. INDICADORES CLAVE DE SEGUIMIENTO Y ÉXITO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undefined"/>
        </w:rPr>
      </w:r>
    </w:p>
    <w:p w14:paraId="00000048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Eficiencia Operativa:</w:t>
      </w:r>
      <w:r>
        <w:rPr>
          <w:rtl w:val="0"/>
        </w:rPr>
        <w:t xml:space="preserve"> Tiempo promedio de espera en guardias de alta complejidad. Porcentaje de consultas de baja complejidad derivadas correctamente a APS. Tiempo de respuesta pre-hospitalario.</w:t>
      </w:r>
      <w:r/>
    </w:p>
    <w:p w14:paraId="00000049">
      <w:pPr>
        <w:pBdr/>
        <w:spacing w:after="200" w:line="276" w:lineRule="auto"/>
        <w:ind/>
        <w:rPr/>
      </w:pPr>
      <w:r>
        <w:rPr>
          <w:rtl w:val="0"/>
        </w:rPr>
        <w:t xml:space="preserve">  </w:t>
      </w:r>
      <w:r>
        <w:rPr>
          <w:b/>
          <w:bCs/>
          <w:rtl w:val="0"/>
        </w:rPr>
        <w:t xml:space="preserve"> Calidad Clínica:</w:t>
      </w:r>
      <w:r>
        <w:rPr>
          <w:rtl w:val="0"/>
        </w:rPr>
        <w:t xml:space="preserve"> Concordancia entre triaje remoto y presencial. Tiempo hasta la primera atención médica.</w:t>
      </w:r>
      <w:r/>
    </w:p>
    <w:p w14:paraId="0000004A">
      <w:pPr>
        <w:pBdr/>
        <w:spacing w:after="200" w:line="276" w:lineRule="auto"/>
        <w:ind/>
        <w:rPr/>
      </w:pPr>
      <w:r>
        <w:rPr>
          <w:rtl w:val="0"/>
        </w:rPr>
        <w:t xml:space="preserve">   </w:t>
      </w:r>
      <w:r>
        <w:rPr>
          <w:b/>
          <w:bCs/>
          <w:rtl w:val="0"/>
        </w:rPr>
        <w:t xml:space="preserve">Uso de Recursos:</w:t>
      </w:r>
      <w:r>
        <w:rPr>
          <w:rtl w:val="0"/>
        </w:rPr>
        <w:t xml:space="preserve"> Ocupación de camas de guardia por complejidad. Tasa de utilización de ambulancias en traslados interhospitalarios.</w:t>
      </w:r>
      <w:r/>
    </w:p>
    <w:p w14:paraId="0000004B">
      <w:pPr>
        <w:pBdr/>
        <w:spacing w:after="200" w:line="276" w:lineRule="auto"/>
        <w:ind/>
        <w:rPr/>
      </w:pPr>
      <w:r>
        <w:rPr>
          <w:rtl w:val="0"/>
        </w:rPr>
        <w:t xml:space="preserve">   Satisfacción: Encuestas de satisfacción a usuarios y equipos de salud.</w:t>
      </w:r>
      <w:r/>
    </w:p>
    <w:p w14:paraId="0000004C">
      <w:pPr>
        <w:pBdr/>
        <w:spacing w:after="200" w:line="276" w:lineRule="auto"/>
        <w:ind/>
        <w:rPr/>
      </w:pPr>
      <w:r>
        <w:rPr>
          <w:rtl w:val="0"/>
        </w:rPr>
        <w:t xml:space="preserve">   Gobernanza: Cumplimiento de protocolos (auditorías).</w:t>
      </w:r>
      <w:r>
        <w:rPr>
          <w:rtl w:val="0"/>
        </w:rPr>
      </w:r>
      <w:r/>
    </w:p>
    <w:p w14:paraId="0000004D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/>
      <w:bookmarkStart w:id="3" w:name="_lmivio40yir3"/>
      <w:r/>
      <w:bookmarkEnd w:id="3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12. Riesgos institucionales y estrategias de mitigación</w:t>
      </w:r>
      <w:r>
        <w:rPr>
          <w:color w:val="2e75b5"/>
        </w:rPr>
      </w:r>
      <w:r>
        <w:rPr>
          <w:color w:val="2e75b5"/>
        </w:rPr>
      </w:r>
    </w:p>
    <w:p w14:paraId="0000004E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Cardo" w:hAnsi="Cardo" w:eastAsia="Cardo" w:cs="Cardo"/>
          <w:sz w:val="24"/>
          <w:szCs w:val="24"/>
          <w:rtl w:val="0"/>
        </w:rPr>
        <w:t xml:space="preserve">Resistencia al cambio → liderazgo político y participación.</w:t>
      </w:r>
      <w:r>
        <w:rPr>
          <w:rtl w:val="0"/>
        </w:rPr>
      </w:r>
      <w:r/>
    </w:p>
    <w:p w14:paraId="0000004F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Cardo" w:hAnsi="Cardo" w:eastAsia="Cardo" w:cs="Cardo"/>
          <w:sz w:val="24"/>
          <w:szCs w:val="24"/>
          <w:rtl w:val="0"/>
        </w:rPr>
        <w:t xml:space="preserve">Sobrecarga operativa → implementación progresiva.</w:t>
      </w:r>
      <w:r/>
    </w:p>
    <w:p w14:paraId="00000050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tl w:val="0"/>
        </w:rPr>
        <w:t xml:space="preserve">Dificultades tecnológicas o de conectividad: Mitigación: Modelo tecnológico escalable y modular. Plan de conectividad satelital/radio para zonas críticas. Implementación progresiva.</w:t>
      </w:r>
      <w:r/>
    </w:p>
    <w:p w14:paraId="00000051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color w:val="2e75b5"/>
        </w:rPr>
      </w:pPr>
      <w:r/>
      <w:bookmarkStart w:id="4" w:name="_s77erl4d9rxw"/>
      <w:r/>
      <w:bookmarkEnd w:id="4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13. Impacto esperado</w:t>
      </w:r>
      <w:r>
        <w:rPr>
          <w:color w:val="2e75b5"/>
        </w:rPr>
      </w:r>
      <w:r>
        <w:rPr>
          <w:color w:val="2e75b5"/>
        </w:rPr>
      </w:r>
    </w:p>
    <w:p w14:paraId="00000052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Mejora en la calidad de atención.</w:t>
      </w:r>
      <w:r>
        <w:rPr>
          <w:rtl w:val="0"/>
        </w:rPr>
      </w:r>
      <w:r/>
    </w:p>
    <w:p w14:paraId="00000053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Mayor eficiencia del sistema.</w:t>
      </w:r>
      <w:r>
        <w:rPr>
          <w:rtl w:val="0"/>
        </w:rPr>
      </w:r>
      <w:r/>
    </w:p>
    <w:p w14:paraId="00000054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Fortalecimiento de la gestión ministerial.</w:t>
      </w:r>
      <w:r>
        <w:rPr>
          <w:rtl w:val="0"/>
        </w:rPr>
      </w:r>
      <w:r/>
    </w:p>
    <w:p w14:paraId="00000055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200" w:line="276" w:lineRule="auto"/>
        <w:ind w:hanging="36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Impacto político positivo visible.</w:t>
      </w:r>
      <w:r/>
    </w:p>
    <w:p w14:paraId="00000057">
      <w:pPr>
        <w:pStyle w:val="92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80" w:before="160" w:line="276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  <w:lang w:val="undefined"/>
        </w:rPr>
        <w:t xml:space="preserve">14. CONCLUSIÓN EJECUTIVA Y SOLICITUD DE DECISIÓN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undefined"/>
        </w:rPr>
      </w:r>
    </w:p>
    <w:p w14:paraId="00000059">
      <w:pPr>
        <w:pBdr/>
        <w:spacing w:after="200" w:line="276" w:lineRule="auto"/>
        <w:ind/>
        <w:rPr>
          <w:b/>
          <w:bCs/>
        </w:rPr>
      </w:pPr>
      <w:r>
        <w:rPr>
          <w:b/>
          <w:bCs/>
          <w:rtl w:val="0"/>
        </w:rPr>
        <w:t xml:space="preserve">Señor Ministro:</w:t>
      </w:r>
      <w:r>
        <w:rPr>
          <w:b/>
          <w:bCs/>
        </w:rPr>
      </w:r>
    </w:p>
    <w:p w14:paraId="0000005A">
      <w:pPr>
        <w:pBdr/>
        <w:spacing w:after="200" w:line="276" w:lineRule="auto"/>
        <w:ind/>
        <w:rPr/>
      </w:pPr>
      <w:r>
        <w:rPr>
          <w:rtl w:val="0"/>
        </w:rPr>
        <w:t xml:space="preserve">El sistema actual de guardias en la Provincia del Neuquén es un activo subutilizado y desorganizado, cuya reforma</w:t>
      </w:r>
      <w:r>
        <w:rPr>
          <w:rtl w:val="0"/>
        </w:rPr>
        <w:t xml:space="preserve"> no puede esperar. Este proyecto, el Sistema de Respuesta Sanitaria Inmediata e Integrada (SIRI Neuquén), ofrece una hoja de ruta clara, pragmática y políticamente viable para transformarlo en un instrumento de equidad, eficiencia y gobernanza fortalecida.</w:t>
      </w:r>
      <w:r/>
    </w:p>
    <w:p w14:paraId="0000005B">
      <w:pPr>
        <w:pBdr/>
        <w:spacing w:after="200" w:line="276" w:lineRule="auto"/>
        <w:ind/>
        <w:rPr/>
      </w:pPr>
      <w:r>
        <w:rPr>
          <w:rtl w:val="0"/>
        </w:rPr>
        <w:t xml:space="preserve">Con un horizonte de 12 meses y una implementación por etapas, permite obtener resultados visibles antes de la finalización del primer año de gestión, generando un círculo virtuoso de confianza institucional y mejoras sanitarias concretas.</w:t>
      </w:r>
      <w:r/>
    </w:p>
    <w:p w14:paraId="0000005C">
      <w:pPr>
        <w:pBdr/>
        <w:spacing w:after="200" w:line="276" w:lineRule="auto"/>
        <w:ind/>
        <w:rPr/>
      </w:pPr>
      <w:r>
        <w:rPr>
          <w:rtl w:val="0"/>
        </w:rPr>
        <w:t xml:space="preserve">En consecuencia, y en virtud de la fundamentación expuesta, se solicita su decisión política inmediata en dos actos concretos:</w:t>
      </w:r>
      <w:r/>
    </w:p>
    <w:p w14:paraId="0000005D">
      <w:pPr>
        <w:pBdr/>
        <w:spacing w:after="200" w:line="276" w:lineRule="auto"/>
        <w:ind/>
        <w:rPr/>
      </w:pPr>
      <w:r>
        <w:rPr>
          <w:rtl w:val="0"/>
        </w:rPr>
        <w:t xml:space="preserve">1.  Aprobar en principio el Proyecto Ejecutivo del SIRI Neuquén como política de Estado prioritaria del Ministerio de Salud.</w:t>
      </w:r>
      <w:r/>
    </w:p>
    <w:p w14:paraId="0000005E">
      <w:pPr>
        <w:pBdr/>
        <w:spacing w:after="200" w:line="276" w:lineRule="auto"/>
        <w:ind/>
        <w:rPr/>
      </w:pPr>
      <w:r>
        <w:rPr>
          <w:rtl w:val="0"/>
        </w:rPr>
        <w:t xml:space="preserve">2.  Autorizar la conformación inmediata d</w:t>
      </w:r>
      <w:r>
        <w:rPr>
          <w:rtl w:val="0"/>
        </w:rPr>
        <w:t xml:space="preserve">el Comité de Red de Urgencias y la iniciación de la Etapa 0 (Cimentación), con la asignación de los recursos administrativos y jurídicos necesarios para la emisión del decreto fundacional y el inicio del proceso de adquisición de la plataforma tecnológica.</w:t>
      </w:r>
      <w:r/>
    </w:p>
    <w:p w14:paraId="0000005F">
      <w:pPr>
        <w:pBdr/>
        <w:spacing w:after="200" w:line="276" w:lineRule="auto"/>
        <w:ind/>
        <w:rPr/>
      </w:pPr>
      <w:r>
        <w:rPr>
          <w:rtl w:val="0"/>
        </w:rPr>
        <w:t xml:space="preserve">La oportunidad es ahora. La necesidad es clara. La herramienta, está a su disposición.</w:t>
      </w:r>
      <w:r/>
    </w:p>
    <w:p w14:paraId="00000060">
      <w:pPr>
        <w:pBdr/>
        <w:spacing w:after="200" w:line="276" w:lineRule="auto"/>
        <w:ind/>
        <w:rPr/>
      </w:pPr>
      <w:r>
        <w:rPr>
          <w:rtl w:val="0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d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pBdr/>
      <w:spacing/>
      <w:ind/>
      <w:jc w:val="right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pBdr/>
      <w:spacing/>
      <w:ind/>
      <w:jc w:val="center"/>
      <w:rPr/>
    </w:pPr>
    <w:r>
      <w:rPr>
        <w:rtl w:val="0"/>
      </w:rPr>
      <w:t xml:space="preserve">SUG-NQN-UNIFICADO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59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9">
    <w:name w:val="Heading 7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4"/>
    <w:next w:val="924"/>
    <w:link w:val="8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numbering" w:styleId="873" w:default="1">
    <w:name w:val="No List"/>
    <w:uiPriority w:val="99"/>
    <w:semiHidden/>
    <w:unhideWhenUsed/>
    <w:pPr>
      <w:pBdr/>
      <w:spacing/>
      <w:ind/>
    </w:pPr>
  </w:style>
  <w:style w:type="character" w:styleId="874">
    <w:name w:val="Heading 1 Char"/>
    <w:basedOn w:val="872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5">
    <w:name w:val="Heading 2 Char"/>
    <w:basedOn w:val="872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6">
    <w:name w:val="Heading 3 Char"/>
    <w:basedOn w:val="872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7">
    <w:name w:val="Heading 4 Char"/>
    <w:basedOn w:val="872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8">
    <w:name w:val="Heading 5 Char"/>
    <w:basedOn w:val="872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9">
    <w:name w:val="Heading 6 Char"/>
    <w:basedOn w:val="872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0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1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Title Char"/>
    <w:basedOn w:val="872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4">
    <w:name w:val="Subtitle Char"/>
    <w:basedOn w:val="872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4"/>
    <w:next w:val="924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2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7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88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924"/>
    <w:next w:val="924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>
    <w:name w:val="Intense Quote Char"/>
    <w:basedOn w:val="872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2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3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95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96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7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8">
    <w:name w:val="Header"/>
    <w:basedOn w:val="924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Header Char"/>
    <w:basedOn w:val="872"/>
    <w:link w:val="898"/>
    <w:uiPriority w:val="99"/>
    <w:pPr>
      <w:pBdr/>
      <w:spacing/>
      <w:ind/>
    </w:pPr>
  </w:style>
  <w:style w:type="paragraph" w:styleId="900">
    <w:name w:val="Footer"/>
    <w:basedOn w:val="924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Footer Char"/>
    <w:basedOn w:val="872"/>
    <w:link w:val="900"/>
    <w:uiPriority w:val="99"/>
    <w:pPr>
      <w:pBdr/>
      <w:spacing/>
      <w:ind/>
    </w:pPr>
  </w:style>
  <w:style w:type="paragraph" w:styleId="902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footnote text"/>
    <w:basedOn w:val="924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872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4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872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Hyperlink"/>
    <w:basedOn w:val="8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0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2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3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4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5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6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7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8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19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0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921">
    <w:name w:val="TOC Heading"/>
    <w:uiPriority w:val="39"/>
    <w:unhideWhenUsed/>
    <w:pPr>
      <w:pBdr/>
      <w:spacing/>
      <w:ind/>
    </w:pPr>
  </w:style>
  <w:style w:type="paragraph" w:styleId="922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table" w:styleId="92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 w:default="1">
    <w:name w:val="Normal"/>
    <w:pPr>
      <w:pBdr/>
      <w:spacing/>
      <w:ind/>
    </w:pPr>
  </w:style>
  <w:style w:type="paragraph" w:styleId="925">
    <w:name w:val="Heading 1"/>
    <w:basedOn w:val="924"/>
    <w:next w:val="92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26">
    <w:name w:val="Heading 2"/>
    <w:basedOn w:val="924"/>
    <w:next w:val="92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27">
    <w:name w:val="Heading 3"/>
    <w:basedOn w:val="924"/>
    <w:next w:val="92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28">
    <w:name w:val="Heading 4"/>
    <w:basedOn w:val="924"/>
    <w:next w:val="92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29">
    <w:name w:val="Heading 5"/>
    <w:basedOn w:val="924"/>
    <w:next w:val="92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30">
    <w:name w:val="Heading 6"/>
    <w:basedOn w:val="924"/>
    <w:next w:val="92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31">
    <w:name w:val="Title"/>
    <w:basedOn w:val="924"/>
    <w:next w:val="92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32">
    <w:name w:val="Subtitle"/>
    <w:basedOn w:val="924"/>
    <w:next w:val="92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2026-01-26T11:25:56Z</dcterms:modified>
</cp:coreProperties>
</file>