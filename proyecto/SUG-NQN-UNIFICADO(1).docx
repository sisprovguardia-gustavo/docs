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3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PROYECTO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UNIFICADO DE GUARDIA PROVINCIAL (S</w:t>
      </w:r>
      <w:ins w:author="Sistema Prov Guardia" w:id="0" w:date="2026-01-26T11:12:01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rtl w:val="0"/>
          </w:rPr>
          <w:t xml:space="preserve">istema </w:t>
        </w:r>
      </w:ins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</w:t>
      </w:r>
      <w:ins w:author="Sistema Prov Guardia" w:id="1" w:date="2026-01-26T11:12:08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rtl w:val="0"/>
          </w:rPr>
          <w:t xml:space="preserve">nificado </w:t>
        </w:r>
      </w:ins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</w:t>
      </w:r>
      <w:ins w:author="Sistema Prov Guardia" w:id="2" w:date="2026-01-26T11:12:13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rtl w:val="0"/>
          </w:rPr>
          <w:t xml:space="preserve">uardia </w:t>
        </w:r>
      </w:ins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-NQN)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Provincia del Neuquén – Patagonia Argentina</w:t>
        <w:br w:type="textWrapping"/>
        <w:t xml:space="preserve">Documento para decisión ministerial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Introducción y contexto sanitario provincial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Provincia del Neuquén cuenta con un sistema público de salud de amplia cobertura territorial, con hospitales de distinta complejidad, centros de salud y dispositivos de atención distribuidos en zonas urbanas, rurales y de difícil acceso. Este entramado sanitario constituye un activo estratégico del Estado provincial, pero enfrenta desafíos crecientes vinculados al aumento de la demanda, la complejidad de los casos atendidos y la necesidad de respuestas oportunas ante situaciones de urgencia y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contexto,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guardias hospitalarias y prehospitalarias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representan uno de los puntos más sensibles del sistema. Son la puerta de entrada al sistema de salud para miles de neuquinos y neuquinas, y su funcionamiento impacta de manera directa en la percepción ciudadana sobre la calidad del servicio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gestión actual del Ministerio de Salud tiene la oportunidad de avanzar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política estructural de ordenamiento e integración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permita transformar las guardias existentes 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Unificado de Guardia Provincial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capaz de articular recursos, mejorar tiempos de respuesta y garantizar equidad territorial.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Diagnóstico sintético del sistema actual de guardias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del funcionamiento actual de las guardias en la provincia permite identificar una serie de características comunes: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Funcionamiento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fragmentado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criterios y prácticas heterogéneas entre establecimientos.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marco único de coordinación provincial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la gestión de urgencias.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Sobrecarga de guardias hospitalarias por consultas que podrían resolverse en otros niveles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Dificultades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derivación oportuna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establecimientos según niveles de complejidad.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Escasa visibilidad en tiempo real de la capacidad operativa del sistema (camas, recursos, disponibilidad).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bien existen esfuerzos locales y regionales valiosos, la ausencia de un sistema unificado limita la capacidad del Ministerio para conducir estratégicamente la red de guardias.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3. PRINCIPALES PROBLEMAS ESTRUCTURALES Y OPERATIVOS</w:t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1. Falta de Gobernanza Unificada: No existe una autoridad operativa única que gestione el sistema de guardias como una red.</w:t>
      </w:r>
    </w:p>
    <w:p w:rsidR="00000000" w:rsidDel="00000000" w:rsidP="00000000" w:rsidRDefault="00000000" w:rsidRPr="00000000" w14:paraId="0000001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  Ausencia de un Modelo de Triaje y Derivación Único: Cada puerta de entrada aplica sus propios criterios, generando inequidad y saturación inadecuada.</w:t>
      </w:r>
    </w:p>
    <w:p w:rsidR="00000000" w:rsidDel="00000000" w:rsidP="00000000" w:rsidRDefault="00000000" w:rsidRPr="00000000" w14:paraId="0000001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3.  Información Asimétrica y Desactualizada: La toma de decisiones (p.ej., desvío de ambulancias) se realiza sin datos centralizados en tiempo real.</w:t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4.  Ineficiencia en el Uso de Recursos Críticos: Se duplican esfuerzos, hay subutilización de recursos en algunos puntos y sobrecarga extrema en otros.</w:t>
      </w:r>
    </w:p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5.  Percepción Ciudadana de Desorden y Desprotección: Socava la confianza en el sistema público de salud.</w:t>
      </w:r>
    </w:p>
    <w:p w:rsidR="00000000" w:rsidDel="00000000" w:rsidP="00000000" w:rsidRDefault="00000000" w:rsidRPr="00000000" w14:paraId="0000001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4. FUNDAMENTACIÓN POLÍTICA, SANITARIA Y ORGANIZACIONAL</w:t>
      </w:r>
    </w:p>
    <w:p w:rsidR="00000000" w:rsidDel="00000000" w:rsidP="00000000" w:rsidRDefault="00000000" w:rsidRPr="00000000" w14:paraId="0000001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Política: Responde al mandato de modernización, ordenamiento y fortalecimiento de la rectoría del Ministerio. Es una política sanitaria visible, concreta y de alto impacto, que demuestra capacidad de ejecución y mejora directa en la calidad de vida.</w:t>
      </w:r>
    </w:p>
    <w:p w:rsidR="00000000" w:rsidDel="00000000" w:rsidP="00000000" w:rsidRDefault="00000000" w:rsidRPr="00000000" w14:paraId="0000001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Sanitaria: Se alinea con los principios de la Atención Primaria de la Salud (APS) y las redes integradas, asegurando que cada paciente sea atendido en el lugar adecuado, con la calidad adecuada y en el tiempo adecuado.</w:t>
      </w:r>
    </w:p>
    <w:p w:rsidR="00000000" w:rsidDel="00000000" w:rsidP="00000000" w:rsidRDefault="00000000" w:rsidRPr="00000000" w14:paraId="0000001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Organizacional: Propone un modelo de gestión por procesos, superando el modelo de gestión por instituciones aisladas. Aprovecha sinergias, estandariza buenas prácticas y genera ahorros por eficiencia.</w:t>
      </w:r>
    </w:p>
    <w:p w:rsidR="00000000" w:rsidDel="00000000" w:rsidP="00000000" w:rsidRDefault="00000000" w:rsidRPr="00000000" w14:paraId="0000001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Objetivo general y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Unificado de Guardia Provincial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integre y coordine la atención de urgencias y emergencias en todo el territorio neuquino.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160" w:line="276" w:lineRule="auto"/>
        <w:rPr>
          <w:color w:val="2e75b5"/>
        </w:rPr>
      </w:pPr>
      <w:bookmarkStart w:colFirst="0" w:colLast="0" w:name="_obebzwydttn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Unificar criterios de atención y derivación.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Mejorar tiempos de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Optimizar la utilización de recursos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Fortalecer la capacidad de gestión ministerial.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6. ALCANCE TERRITORIAL EQUILIBRADO</w:t>
      </w:r>
    </w:p>
    <w:p w:rsidR="00000000" w:rsidDel="00000000" w:rsidP="00000000" w:rsidRDefault="00000000" w:rsidRPr="00000000" w14:paraId="0000002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El SIRI Neuquén se implementará de forma progresiva, abarcando de manera diferenciada:</w:t>
      </w:r>
    </w:p>
    <w:p w:rsidR="00000000" w:rsidDel="00000000" w:rsidP="00000000" w:rsidRDefault="00000000" w:rsidRPr="00000000" w14:paraId="0000002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Zona Metropolitana y Centros Urbanos Consolidados (Neuquén, Plottier, Centenario, Zapala, Cutral-Co, San Martín de los Andes): Foco en la integración y descongestión. Conexión total entre guardias y regulación activa desde el CRAC.</w:t>
      </w:r>
    </w:p>
    <w:p w:rsidR="00000000" w:rsidDel="00000000" w:rsidP="00000000" w:rsidRDefault="00000000" w:rsidRPr="00000000" w14:paraId="0000002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Localidades de Mediana y Baja Complejidad (Chos Malal, Rincón de los Sauces, Las Lajas, Junín de los Andes, etc.): Foco en el fortalecimiento y conexión. Implementación del PCTP y teleconsulta con nodos de mayor complejidad.</w:t>
      </w:r>
    </w:p>
    <w:p w:rsidR="00000000" w:rsidDel="00000000" w:rsidP="00000000" w:rsidRDefault="00000000" w:rsidRPr="00000000" w14:paraId="0000002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Zonas Rurales y Alejadas (Puestos sanitarios, áreas de influencia de hospitales rurales): Foco en la conectividad y soporte. Incorporación mediante protocolos de derivación y un módulo de teleorientación para facilitar el primer contacto y la estabilización previa al transporte.</w:t>
      </w:r>
    </w:p>
    <w:p w:rsidR="00000000" w:rsidDel="00000000" w:rsidP="00000000" w:rsidRDefault="00000000" w:rsidRPr="00000000" w14:paraId="0000002D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bookmarkStart w:colFirst="0" w:colLast="0" w:name="_t7kyun72na1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Modelo conceptual del Sistema Unificado de Guardia (SUG-NQN)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Unificado de Guardia de Neuquén (SUG-NQN)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concibe como una red coordinada de servicios de urgencia, bajo conducción estratégica provincial, con protocolos comunes y mecanismos claros de articulación.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reemplaza estructuras existentes, sino que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 y ordena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8. ESQUEMA DE GOBERNANZA</w:t>
      </w:r>
    </w:p>
    <w:p w:rsidR="00000000" w:rsidDel="00000000" w:rsidP="00000000" w:rsidRDefault="00000000" w:rsidRPr="00000000" w14:paraId="0000003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Nivel Estratégico: Comité de Red de Urgencias (presidido por el Ministro/Viceministro). Define políticas, asigna recursos y monitorea resultados.</w:t>
      </w:r>
    </w:p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Nivel Táctico: Comité de Gestión Operativa del SIRI (presidido por Director de Red de Urgencias). Integrado por directores de hospitales nodo, representantes de atención primaria y pre-hospitalaria. Resuelve incidencias operativas diarias.</w:t>
      </w:r>
    </w:p>
    <w:p w:rsidR="00000000" w:rsidDel="00000000" w:rsidP="00000000" w:rsidRDefault="00000000" w:rsidRPr="00000000" w14:paraId="0000003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Nivel Operativo: Centro de Regulación, Auditoría y Comando (CRAC). Es el "cerebro operativo" del sistema. Con personal médico, enfermería y logística, 24/7. Funciones: triaje remoto, regulación de camas de guardia, despacho de ambulancias, monitoreo en tiempo real, auditoría de procesos.</w:t>
      </w:r>
    </w:p>
    <w:p w:rsidR="00000000" w:rsidDel="00000000" w:rsidP="00000000" w:rsidRDefault="00000000" w:rsidRPr="00000000" w14:paraId="0000003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Mesas Locales de Integración: En cada localidad o departamento, para consensuar ajustes operativos y facilitar la adhesión al sistema.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9. COMPONENTES OPERATIVOS Y DE INFORMACIÓN</w:t>
      </w:r>
    </w:p>
    <w:p w:rsidR="00000000" w:rsidDel="00000000" w:rsidP="00000000" w:rsidRDefault="00000000" w:rsidRPr="00000000" w14:paraId="0000003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Componente Clínico: Protocolo Clínico y de Triaje Provincial (PCTP) en formato digital e impreso.</w:t>
      </w:r>
    </w:p>
    <w:p w:rsidR="00000000" w:rsidDel="00000000" w:rsidP="00000000" w:rsidRDefault="00000000" w:rsidRPr="00000000" w14:paraId="0000003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Componente de Regulación: Plataforma tecnológica del CRAC. Módulos: a) Visualización de estado de guardias (camas, espera, recursos), b) Sistema de triaje y derivación, c) Comunicación unificada (voz, datos), d) Trazabilidad digital del paciente en la red de urgencias.</w:t>
      </w:r>
    </w:p>
    <w:p w:rsidR="00000000" w:rsidDel="00000000" w:rsidP="00000000" w:rsidRDefault="00000000" w:rsidRPr="00000000" w14:paraId="0000003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Componente Pre-Hospitalario Integrado: Conectividad total entre móviles de emergencia y CRAC. Protocolos de despacho unificados.</w:t>
      </w:r>
    </w:p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Componente de Tele-Soporte: Módulo de teleconsulta urgente entre nodos para apoyo a la decisión clínica en zonas alejadas.</w:t>
      </w:r>
    </w:p>
    <w:p w:rsidR="00000000" w:rsidDel="00000000" w:rsidP="00000000" w:rsidRDefault="00000000" w:rsidRPr="00000000" w14:paraId="0000003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Componente Ciudadano: Canal de acceso unificado (número único, aplicación móvil, portal web) para consulta de síntomas, triaje inicial y ubicación de recursos más cercanos.</w:t>
      </w:r>
    </w:p>
    <w:p w:rsidR="00000000" w:rsidDel="00000000" w:rsidP="00000000" w:rsidRDefault="00000000" w:rsidRPr="00000000" w14:paraId="0000003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Plan de implementación progresiva (0–12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Etapa 1: Diseño y consenso (0–3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Definición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Validación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160" w:line="276" w:lineRule="auto"/>
        <w:rPr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Etapa 2: Implementación inicial (4–8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Puesta en marcha en regiones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160" w:line="276" w:lineRule="auto"/>
        <w:rPr>
          <w:color w:val="2e75b5"/>
        </w:rPr>
      </w:pPr>
      <w:bookmarkStart w:colFirst="0" w:colLast="0" w:name="_85dm9ex34kj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Etapa 3: Consolidación (9–12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Ajustes y expansión provincial.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11. INDICADORES CLAVE DE SEGUIMIENTO Y ÉXITO</w:t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Eficiencia Operativa: Tiempo promedio de espera en guardias de alta complejidad. Porcentaje de consultas de baja complejidad derivadas correctamente a APS. Tiempo de respuesta pre-hospitalario.</w:t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Calidad Clínica: Concordancia entre triaje remoto y presencial. Tiempo hasta la primera atención médica.</w:t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Uso de Recursos: Ocupación de camas de guardia por complejidad. Tasa de utilización de ambulancias en traslados interhospitalarios.</w:t>
      </w:r>
    </w:p>
    <w:p w:rsidR="00000000" w:rsidDel="00000000" w:rsidP="00000000" w:rsidRDefault="00000000" w:rsidRPr="00000000" w14:paraId="0000004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Satisfacción: Encuestas de satisfacción a usuarios y equipos de salud.</w:t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Gobernanza: Cumplimiento de protocolos (auditorías).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bookmarkStart w:colFirst="0" w:colLast="0" w:name="_lmivio40yir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Riesgos institucionales y estrategias de mitigación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Resistencia al cambio → liderazgo político y participación.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Sobrecarga operativa → implementación progresiva.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tl w:val="0"/>
        </w:rPr>
        <w:t xml:space="preserve">Dificultades tecnológicas o de conectividad: Mitigación: Modelo tecnológico escalable y modular. Plan de conectividad satelital/radio para zonas críticas. Implementación progresiva.</w:t>
      </w:r>
    </w:p>
    <w:p w:rsidR="00000000" w:rsidDel="00000000" w:rsidP="00000000" w:rsidRDefault="00000000" w:rsidRPr="00000000" w14:paraId="00000051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before="160" w:line="276" w:lineRule="auto"/>
        <w:rPr>
          <w:color w:val="2e75b5"/>
        </w:rPr>
      </w:pPr>
      <w:bookmarkStart w:colFirst="0" w:colLast="0" w:name="_s77erl4d9rx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Impacto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en la calidad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eficiencia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Fortalecimiento de la gestión ministerial.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Impacto político positivo visible.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14. CONCLUSIÓN EJECUTIVA Y SOLICITUD DE DECISIÓN</w:t>
      </w:r>
    </w:p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Señor Ministro:</w:t>
      </w:r>
    </w:p>
    <w:p w:rsidR="00000000" w:rsidDel="00000000" w:rsidP="00000000" w:rsidRDefault="00000000" w:rsidRPr="00000000" w14:paraId="0000005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El sistema actual de guardias en la Provincia del Neuquén es un activo subutilizado y desorganizado, cuya reforma no puede esperar. Este proyecto, el Sistema de Respuesta Sanitaria Inmediata e Integrada (SIRI Neuquén), ofrece una hoja de ruta clara, pragmática y políticamente viable para transformarlo en un instrumento de equidad, eficiencia y gobernanza fortalecida.</w:t>
      </w:r>
    </w:p>
    <w:p w:rsidR="00000000" w:rsidDel="00000000" w:rsidP="00000000" w:rsidRDefault="00000000" w:rsidRPr="00000000" w14:paraId="0000005B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Con un horizonte de 12 meses y una implementación por etapas, permite obtener resultados visibles antes de la finalización del primer año de gestión, generando un círculo virtuoso de confianza institucional y mejoras sanitarias concretas.</w:t>
      </w:r>
    </w:p>
    <w:p w:rsidR="00000000" w:rsidDel="00000000" w:rsidP="00000000" w:rsidRDefault="00000000" w:rsidRPr="00000000" w14:paraId="0000005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En consecuencia, y en virtud de la fundamentación expuesta, se solicita su decisión política inmediata en dos actos concretos:</w:t>
      </w:r>
    </w:p>
    <w:p w:rsidR="00000000" w:rsidDel="00000000" w:rsidP="00000000" w:rsidRDefault="00000000" w:rsidRPr="00000000" w14:paraId="0000005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1.  Aprobar en principio el Proyecto Ejecutivo del SIRI Neuquén como política de Estado prioritaria del Ministerio de Salud.</w:t>
      </w:r>
    </w:p>
    <w:p w:rsidR="00000000" w:rsidDel="00000000" w:rsidP="00000000" w:rsidRDefault="00000000" w:rsidRPr="00000000" w14:paraId="0000005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2.  Autorizar la conformación inmediata del Comité de Red de Urgencias y la iniciación de la Etapa 0 (Cimentación), con la asignación de los recursos administrativos y jurídicos necesarios para la emisión del decreto fundacional y el inicio del proceso de adquisición de la plataforma tecnológica.</w:t>
      </w:r>
    </w:p>
    <w:p w:rsidR="00000000" w:rsidDel="00000000" w:rsidP="00000000" w:rsidRDefault="00000000" w:rsidRPr="00000000" w14:paraId="0000005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La oportunidad es ahora. La necesidad es clara. La herramienta, está a su disposición.</w:t>
      </w:r>
    </w:p>
    <w:p w:rsidR="00000000" w:rsidDel="00000000" w:rsidP="00000000" w:rsidRDefault="00000000" w:rsidRPr="00000000" w14:paraId="0000006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Consultoría Senior en Salud Pública, Gestión de Emergencias y Modernización del Estado.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>
        <w:rtl w:val="0"/>
      </w:rPr>
      <w:t xml:space="preserve">SUG-NQN-UNIFICADO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